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 xml:space="preserve">This is version </w:t>
      </w:r>
      <w:del w:id="0" w:author="Author" w:date="2026-06-02T09:32:53Z">
        <w:r>
          <w:delText>1</w:delText>
        </w:r>
      </w:del>
      <w:ins w:id="1" w:author="Author" w:date="2026-06-02T09:32:53Z">
        <w:r>
          <w:t>2</w:t>
        </w:r>
      </w:ins>
      <w:r>
        <w:t xml:space="preserve"> of the document</w:t>
      </w:r>
      <w:ins w:id="2" w:author="Author" w:date="2026-06-02T09:32:53Z">
        <w:r>
          <w:t xml:space="preserve"> with changes</w:t>
        </w:r>
      </w:ins>
      <w:r>
        <w:t>.</w:t>
      </w:r>
    </w:p>
    <w:p w:rsidR="00A77B3E"/>
    <w:sectPr>
      <w:headerReference w:type="default" r:id="rId5"/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2003-2025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